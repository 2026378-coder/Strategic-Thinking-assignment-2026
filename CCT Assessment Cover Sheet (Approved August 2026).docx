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2476500" cy="85348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76500" cy="8534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6"/>
          <w:szCs w:val="36"/>
          <w:rtl w:val="0"/>
        </w:rPr>
        <w:t xml:space="preserve">Assessment Cover Page</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3">
            <w:pPr>
              <w:rPr/>
            </w:pPr>
            <w:r w:rsidDel="00000000" w:rsidR="00000000" w:rsidRPr="00000000">
              <w:rPr>
                <w:b w:val="1"/>
                <w:bCs w:val="1"/>
                <w:rtl w:val="0"/>
              </w:rPr>
              <w:t xml:space="preserve">Student 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b w:val="1"/>
                <w:bCs w:val="1"/>
                <w:rtl w:val="0"/>
              </w:rPr>
              <w:t xml:space="preserve">Student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rtl w:val="0"/>
              </w:rPr>
              <w:t xml:space="preserve">Module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b w:val="1"/>
                <w:bCs w:val="1"/>
                <w:rtl w:val="0"/>
              </w:rPr>
              <w:t xml:space="preserve">Assessment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rtl w:val="0"/>
              </w:rPr>
              <w:t xml:space="preserve">Lecturer/Supervisor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b w:val="1"/>
                <w:bCs w:val="1"/>
                <w:rtl w:val="0"/>
              </w:rPr>
              <w:t xml:space="preserve">Assessment Due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rtl w:val="0"/>
              </w:rPr>
              <w:t xml:space="preserve">Date of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pStyle w:val="Heading2"/>
        <w:rPr/>
      </w:pPr>
      <w:r w:rsidDel="00000000" w:rsidR="00000000" w:rsidRPr="00000000">
        <w:rPr>
          <w:rtl w:val="0"/>
        </w:rPr>
        <w:t xml:space="preserve">Declaration of AI Use — AI Fluency Framework</w:t>
      </w:r>
    </w:p>
    <w:p w:rsidR="00000000" w:rsidDel="00000000" w:rsidP="00000000" w:rsidRDefault="00000000" w:rsidRPr="00000000" w14:paraId="00000012">
      <w:pPr>
        <w:spacing w:after="160" w:lineRule="auto"/>
        <w:rPr/>
      </w:pPr>
      <w:r w:rsidDel="00000000" w:rsidR="00000000" w:rsidRPr="00000000">
        <w:rPr>
          <w:rtl w:val="0"/>
        </w:rPr>
        <w:t xml:space="preserve">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3">
            <w:pPr>
              <w:spacing w:after="60" w:lineRule="auto"/>
              <w:rPr/>
            </w:pPr>
            <w:r w:rsidDel="00000000" w:rsidR="00000000" w:rsidRPr="00000000">
              <w:rPr>
                <w:b w:val="1"/>
                <w:bCs w:val="1"/>
                <w:rtl w:val="0"/>
              </w:rPr>
              <w:t xml:space="preserve">Delegation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Setting goals and deciding whether, when and how to engage with AI.</w:t>
            </w:r>
          </w:p>
        </w:tc>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5">
            <w:pPr>
              <w:spacing w:after="6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Effectively describing goals to prompt useful AI behaviours and outputs.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7">
            <w:pPr>
              <w:spacing w:after="60" w:lineRule="auto"/>
              <w:rPr/>
            </w:pPr>
            <w:r w:rsidDel="00000000" w:rsidR="00000000" w:rsidRPr="00000000">
              <w:rPr>
                <w:b w:val="1"/>
                <w:bCs w:val="1"/>
                <w:rtl w:val="0"/>
              </w:rPr>
              <w:t xml:space="preserve">Discernment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Accurately assessing the usefulness of AI outputs and behaviours.</w:t>
            </w:r>
          </w:p>
        </w:tc>
        <w:tc>
          <w:tcPr>
            <w:tcBorders>
              <w:top w:color="000000" w:space="0" w:sz="4" w:val="single"/>
              <w:left w:color="000000" w:space="0" w:sz="4" w:val="single"/>
              <w:bottom w:color="000000" w:space="0" w:sz="4" w:val="single"/>
              <w:right w:color="000000" w:space="0" w:sz="4" w:val="single"/>
            </w:tcBorders>
            <w:tcMar>
              <w:top w:w="140.0" w:type="dxa"/>
              <w:left w:w="160.0" w:type="dxa"/>
              <w:bottom w:w="140.0" w:type="dxa"/>
              <w:right w:w="160.0" w:type="dxa"/>
            </w:tcMar>
          </w:tcPr>
          <w:p w:rsidR="00000000" w:rsidDel="00000000" w:rsidP="00000000" w:rsidRDefault="00000000" w:rsidRPr="00000000" w14:paraId="00000019">
            <w:pPr>
              <w:spacing w:after="60" w:lineRule="auto"/>
              <w:rPr/>
            </w:pPr>
            <w:r w:rsidDel="00000000" w:rsidR="00000000" w:rsidRPr="00000000">
              <w:rPr>
                <w:b w:val="1"/>
                <w:bCs w:val="1"/>
                <w:rtl w:val="0"/>
              </w:rPr>
              <w:t xml:space="preserve">Diligence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Taking responsibility for what we do with AI and how we do it.</w:t>
            </w:r>
          </w:p>
        </w:tc>
      </w:tr>
    </w:tbl>
    <w:p w:rsidR="00000000" w:rsidDel="00000000" w:rsidP="00000000" w:rsidRDefault="00000000" w:rsidRPr="00000000" w14:paraId="0000001B">
      <w:pPr>
        <w:spacing w:after="200" w:before="160" w:lineRule="auto"/>
        <w:rPr/>
      </w:pPr>
      <w:r w:rsidDel="00000000" w:rsidR="00000000" w:rsidRPr="00000000">
        <w:rPr>
          <w:i w:val="1"/>
          <w:iCs w:val="1"/>
          <w:sz w:val="20"/>
          <w:szCs w:val="20"/>
          <w:rtl w:val="0"/>
        </w:rPr>
        <w:t xml:space="preserve">Adapted from the </w:t>
      </w:r>
      <w:hyperlink r:id="rId8">
        <w:r w:rsidDel="00000000" w:rsidR="00000000" w:rsidRPr="00000000">
          <w:rPr>
            <w:i w:val="1"/>
            <w:iCs w:val="1"/>
            <w:color w:val="0563c1"/>
            <w:sz w:val="20"/>
            <w:szCs w:val="20"/>
            <w:u w:val="single"/>
            <w:rtl w:val="0"/>
          </w:rPr>
          <w:t xml:space="preserve">AI Fluency Framework</w:t>
        </w:r>
      </w:hyperlink>
      <w:r w:rsidDel="00000000" w:rsidR="00000000" w:rsidRPr="00000000">
        <w:rPr>
          <w:i w:val="1"/>
          <w:iCs w:val="1"/>
          <w:sz w:val="20"/>
          <w:szCs w:val="20"/>
          <w:rtl w:val="0"/>
        </w:rPr>
        <w:t xml:space="preserve"> (Dakan, Feller, Anthropic, 2025).</w:t>
      </w:r>
      <w:r w:rsidDel="00000000" w:rsidR="00000000" w:rsidRPr="00000000">
        <w:rPr>
          <w:rtl w:val="0"/>
        </w:rPr>
      </w:r>
    </w:p>
    <w:p w:rsidR="00000000" w:rsidDel="00000000" w:rsidP="00000000" w:rsidRDefault="00000000" w:rsidRPr="00000000" w14:paraId="0000001C">
      <w:pPr>
        <w:pStyle w:val="Heading3"/>
        <w:rPr/>
      </w:pPr>
      <w:bookmarkStart w:colFirst="0" w:colLast="0" w:name="_heading=h.gp0iwuce8n9v" w:id="0"/>
      <w:bookmarkEnd w:id="0"/>
      <w:r w:rsidDel="00000000" w:rsidR="00000000" w:rsidRPr="00000000">
        <w:rPr>
          <w:rtl w:val="0"/>
        </w:rPr>
        <w:t xml:space="preserve">Filling Out the Cover Sheet</w:t>
      </w:r>
    </w:p>
    <w:p w:rsidR="00000000" w:rsidDel="00000000" w:rsidP="00000000" w:rsidRDefault="00000000" w:rsidRPr="00000000" w14:paraId="0000001D">
      <w:pPr>
        <w:numPr>
          <w:ilvl w:val="0"/>
          <w:numId w:val="1"/>
        </w:numPr>
        <w:spacing w:after="80" w:lineRule="auto"/>
        <w:ind w:left="720" w:hanging="360"/>
        <w:rPr/>
      </w:pPr>
      <w:r w:rsidDel="00000000" w:rsidR="00000000" w:rsidRPr="00000000">
        <w:rPr>
          <w:rtl w:val="0"/>
        </w:rPr>
        <w:t xml:space="preserve">Fill out the top section of the cover page with all the required information.</w:t>
      </w:r>
    </w:p>
    <w:p w:rsidR="00000000" w:rsidDel="00000000" w:rsidP="00000000" w:rsidRDefault="00000000" w:rsidRPr="00000000" w14:paraId="0000001E">
      <w:pPr>
        <w:numPr>
          <w:ilvl w:val="0"/>
          <w:numId w:val="1"/>
        </w:numPr>
        <w:spacing w:after="80" w:lineRule="auto"/>
        <w:ind w:left="720" w:hanging="360"/>
        <w:rPr/>
        <w:sectPr>
          <w:footerReference r:id="rId9" w:type="default"/>
          <w:pgSz w:h="16838" w:w="11906" w:orient="portrait"/>
          <w:pgMar w:bottom="1134" w:top="1134" w:left="1134" w:right="1134" w:header="708" w:footer="708"/>
          <w:pgNumType w:start="1"/>
        </w:sectPr>
      </w:pPr>
      <w:r w:rsidDel="00000000" w:rsidR="00000000" w:rsidRPr="00000000">
        <w:rPr>
          <w:rtl w:val="0"/>
        </w:rPr>
        <w:t xml:space="preserve">Complete the Student Response column of the AI Declaration table in the appendix of this cover, evidencing your Delegation, Description, Discernment and Diligence.</w:t>
      </w:r>
    </w:p>
    <w:p w:rsidR="00000000" w:rsidDel="00000000" w:rsidP="00000000" w:rsidRDefault="00000000" w:rsidRPr="00000000" w14:paraId="0000001F">
      <w:pPr>
        <w:pStyle w:val="Heading3"/>
        <w:spacing w:before="240" w:lineRule="auto"/>
        <w:rPr/>
      </w:pPr>
      <w:r w:rsidDel="00000000" w:rsidR="00000000" w:rsidRPr="00000000">
        <w:rPr>
          <w:rtl w:val="0"/>
        </w:rPr>
        <w:t xml:space="preserve">Appendix: AI Declaration using the AI Fluency Framework</w:t>
      </w:r>
    </w:p>
    <w:p w:rsidR="00000000" w:rsidDel="00000000" w:rsidP="00000000" w:rsidRDefault="00000000" w:rsidRPr="00000000" w14:paraId="00000020">
      <w:pPr>
        <w:spacing w:after="160" w:lineRule="auto"/>
        <w:rPr/>
      </w:pPr>
      <w:r w:rsidDel="00000000" w:rsidR="00000000" w:rsidRPr="00000000">
        <w:rPr>
          <w:i w:val="1"/>
          <w:iCs w:val="1"/>
          <w:color w:val="545454"/>
          <w:sz w:val="20"/>
          <w:szCs w:val="20"/>
          <w:highlight w:val="yellow"/>
          <w:rtl w:val="0"/>
        </w:rPr>
        <w:t xml:space="preserve">Copy and paste the AI Declaration table from your Assessment Brief HERE. Then follow your lecturers expectations to complete the ‘student response’ section.</w:t>
      </w:r>
      <w:r w:rsidDel="00000000" w:rsidR="00000000" w:rsidRPr="00000000">
        <w:rPr>
          <w:rtl w:val="0"/>
        </w:rPr>
      </w:r>
    </w:p>
    <w:tbl>
      <w:tblPr>
        <w:tblStyle w:val="Table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3900"/>
        <w:gridCol w:w="3615"/>
        <w:gridCol w:w="3225"/>
        <w:tblGridChange w:id="0">
          <w:tblGrid>
            <w:gridCol w:w="2220"/>
            <w:gridCol w:w="3900"/>
            <w:gridCol w:w="3615"/>
            <w:gridCol w:w="322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1"/>
                <w:bCs w:val="1"/>
                <w:rtl w:val="0"/>
              </w:rPr>
              <w:t xml:space="preserve">AI competence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1"/>
                <w:bCs w:val="1"/>
                <w:rtl w:val="0"/>
              </w:rPr>
              <w:t xml:space="preserve">Reflective prompts (to students)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rtl w:val="0"/>
              </w:rPr>
              <w:t xml:space="preserve">Lecturer expectations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2f3"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1"/>
                <w:bCs w:val="1"/>
                <w:rtl w:val="0"/>
              </w:rPr>
              <w:t xml:space="preserve">Student response</w:t>
            </w:r>
            <w:r w:rsidDel="00000000" w:rsidR="00000000" w:rsidRPr="00000000">
              <w:rPr>
                <w:rtl w:val="0"/>
              </w:rPr>
            </w:r>
          </w:p>
        </w:tc>
      </w:tr>
      <w:tr>
        <w:trPr>
          <w:cantSplit w:val="0"/>
          <w:tblHeader w:val="0"/>
          <w:trPrChange w:author="Fiona O'Riordan" w:id="0" w:date="2026-10-13T09:39:49Z">
            <w:trPr>
              <w:cantSplit w:val="0"/>
              <w:tblHeader w:val="0"/>
            </w:trPr>
          </w:trPrChange>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25">
            <w:pPr>
              <w:spacing w:after="60" w:lineRule="auto"/>
              <w:rPr/>
            </w:pPr>
            <w:r w:rsidDel="00000000" w:rsidR="00000000" w:rsidRPr="00000000">
              <w:rPr>
                <w:b w:val="1"/>
                <w:bCs w:val="1"/>
                <w:sz w:val="20"/>
                <w:szCs w:val="20"/>
                <w:rtl w:val="0"/>
              </w:rPr>
              <w:t xml:space="preserve">Delegation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i w:val="1"/>
                <w:iCs w:val="1"/>
                <w:sz w:val="20"/>
                <w:szCs w:val="20"/>
                <w:rtl w:val="0"/>
              </w:rPr>
              <w:t xml:space="preserve">Deciding whether &amp; when to use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27">
            <w:pPr>
              <w:spacing w:after="60" w:lineRule="auto"/>
              <w:rPr/>
            </w:pPr>
            <w:r w:rsidDel="00000000" w:rsidR="00000000" w:rsidRPr="00000000">
              <w:rPr>
                <w:sz w:val="20"/>
                <w:szCs w:val="20"/>
                <w:rtl w:val="0"/>
              </w:rPr>
              <w:t xml:space="preserve">Identify the specific tasks in this assessment where you chose to use AI, and explain your reasoning. Where did AI add value? Where did you decide not to use it, and why?</w:t>
            </w:r>
            <w:r w:rsidDel="00000000" w:rsidR="00000000" w:rsidRPr="00000000">
              <w:rPr>
                <w:rtl w:val="0"/>
              </w:rPr>
            </w:r>
          </w:p>
        </w:tc>
        <w:sdt>
          <w:sdtPr>
            <w:id w:val="2064388309"/>
            <w:tag w:val="goog_rdk_0"/>
          </w:sdtPr>
          <w:sdtContent>
            <w:tc>
              <w:tcP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sdt>
                <w:sdtPr>
                  <w:id w:val="-272690000"/>
                  <w:tag w:val="goog_rdk_10"/>
                </w:sdtPr>
                <w:sdtContent>
                  <w:p w:rsidR="00000000" w:rsidDel="00000000" w:rsidP="00000000" w:rsidRDefault="00000000" w:rsidRPr="00000000" w14:paraId="00000028">
                    <w:pPr>
                      <w:rPr>
                        <w:sz w:val="21"/>
                        <w:szCs w:val="21"/>
                        <w:rPrChange w:author="Fiona O'Riordan" w:id="0" w:date="2026-10-13T09:39:49Z">
                          <w:rPr/>
                        </w:rPrChange>
                      </w:rPr>
                      <w:pPrChange w:author="Fiona O'Riordan" w:id="0" w:date="2026-10-13T09:39:49Z">
                        <w:pPr>
                          <w:spacing w:after="60" w:lineRule="auto"/>
                        </w:pPr>
                      </w:pPrChange>
                    </w:pPr>
                    <w:sdt>
                      <w:sdtPr>
                        <w:id w:val="-985861466"/>
                        <w:tag w:val="goog_rdk_3"/>
                      </w:sdtPr>
                      <w:sdtContent>
                        <w:ins w:author="Fiona O'Riordan" w:id="1" w:date="2026-10-13T09:39:49Z">
                          <w:sdt>
                            <w:sdtPr>
                              <w:id w:val="1420326785"/>
                              <w:tag w:val="goog_rdk_4"/>
                            </w:sdtPr>
                            <w:sdtContent>
                              <w:del w:author="Fiona O'Riordan" w:id="1" w:date="2026-10-13T09:39:49Z"/>
                            </w:sdtContent>
                          </w:sdt>
                        </w:ins>
                        <w:sdt>
                          <w:sdtPr>
                            <w:id w:val="1437182070"/>
                            <w:tag w:val="goog_rdk_5"/>
                          </w:sdtPr>
                          <w:sdtContent>
                            <w:ins w:author="Fiona O'Riordan" w:id="1" w:date="2026-10-13T09:39:49Z">
                              <w:del w:author="Fiona O'Riordan" w:id="1" w:date="2026-10-13T09:39:49Z">
                                <w:r w:rsidDel="00000000" w:rsidR="00000000" w:rsidRPr="00000000">
                                  <w:rPr>
                                    <w:sz w:val="17"/>
                                    <w:szCs w:val="17"/>
                                    <w:rtl w:val="0"/>
                                    <w:rPrChange w:author="Fiona O'Riordan" w:id="0" w:date="2026-10-13T09:39:49Z">
                                      <w:rPr/>
                                    </w:rPrChange>
                                  </w:rPr>
                                  <w:delText xml:space="preserve">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ins w:author="Fiona O'Riordan" w:id="1" w:date="2026-10-13T09:39:49Z">
                          <w:del w:author="Fiona O'Riordan" w:id="1" w:date="2026-10-13T09:39:49Z">
                            <w:sdt>
                              <w:sdtPr>
                                <w:id w:val="-2016588522"/>
                                <w:tag w:val="goog_rdk_6"/>
                              </w:sdtPr>
                              <w:sdtContent>
                                <w:r w:rsidDel="00000000" w:rsidR="00000000" w:rsidRPr="00000000">
                                  <w:rPr>
                                    <w:sz w:val="17"/>
                                    <w:szCs w:val="17"/>
                                    <w:rtl w:val="0"/>
                                    <w:rPrChange w:author="Fiona O'Riordan" w:id="0" w:date="2026-10-13T09:39:49Z">
                                      <w:rPr/>
                                    </w:rPrChange>
                                  </w:rPr>
                                  <w:delText xml:space="preserve">Lecturer expectations</w:delText>
                                </w:r>
                              </w:sdtContent>
                            </w:sdt>
                          </w:del>
                        </w:ins>
                      </w:sdtContent>
                    </w:sdt>
                    <w:sdt>
                      <w:sdtPr>
                        <w:id w:val="1666851503"/>
                        <w:tag w:val="goog_rdk_7"/>
                      </w:sdtPr>
                      <w:sdtContent>
                        <w:del w:author="Fiona O'Riordan" w:id="1" w:date="2026-10-13T09:39:49Z"/>
                        <w:sdt>
                          <w:sdtPr>
                            <w:id w:val="-1034517159"/>
                            <w:tag w:val="goog_rdk_8"/>
                          </w:sdtPr>
                          <w:sdtContent>
                            <w:del w:author="Fiona O'Riordan" w:id="1" w:date="2026-10-13T09:39:49Z">
                              <w:r w:rsidDel="00000000" w:rsidR="00000000" w:rsidRPr="00000000">
                                <w:rPr>
                                  <w:sz w:val="17"/>
                                  <w:szCs w:val="17"/>
                                  <w:rtl w:val="0"/>
                                  <w:rPrChange w:author="Fiona O'Riordan" w:id="0" w:date="2026-10-13T09:39:49Z">
                                    <w:rPr>
                                      <w:i w:val="1"/>
                                      <w:iCs w:val="1"/>
                                      <w:color w:val="ee0000"/>
                                      <w:sz w:val="20"/>
                                      <w:szCs w:val="20"/>
                                    </w:rPr>
                                  </w:rPrChange>
                                </w:rPr>
                                <w:delText xml:space="preserve">[Lecturer expectations - see assessment brief template]</w:delText>
                              </w:r>
                            </w:del>
                          </w:sdtContent>
                        </w:sdt>
                        <w:del w:author="Fiona O'Riordan" w:id="1" w:date="2026-10-13T09:39:49Z"/>
                      </w:sdtContent>
                    </w:sdt>
                    <w:sdt>
                      <w:sdtPr>
                        <w:id w:val="-41136280"/>
                        <w:tag w:val="goog_rdk_9"/>
                      </w:sdtPr>
                      <w:sdtContent>
                        <w:r w:rsidDel="00000000" w:rsidR="00000000" w:rsidRPr="00000000">
                          <w:rPr>
                            <w:rtl w:val="0"/>
                          </w:rPr>
                        </w:r>
                      </w:sdtContent>
                    </w:sdt>
                  </w:p>
                </w:sdtContent>
              </w:sdt>
            </w:tc>
          </w:sdtContent>
        </w:sdt>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p w:rsidR="00000000" w:rsidDel="00000000" w:rsidP="00000000" w:rsidRDefault="00000000" w:rsidRPr="00000000" w14:paraId="00000029">
            <w:pPr>
              <w:spacing w:after="60" w:lineRule="auto"/>
              <w:rPr>
                <w:color w:val="ee0000"/>
              </w:rPr>
            </w:pPr>
            <w:r w:rsidDel="00000000" w:rsidR="00000000" w:rsidRPr="00000000">
              <w:rPr>
                <w:i w:val="1"/>
                <w:iCs w:val="1"/>
                <w:color w:val="ee0000"/>
                <w:sz w:val="20"/>
                <w:szCs w:val="20"/>
                <w:rtl w:val="0"/>
              </w:rPr>
              <w:t xml:space="preserve">[Student response - follow lecturer instructions in the expectations column]</w:t>
            </w:r>
            <w:r w:rsidDel="00000000" w:rsidR="00000000" w:rsidRPr="00000000">
              <w:rPr>
                <w:rtl w:val="0"/>
              </w:rPr>
            </w:r>
          </w:p>
        </w:tc>
      </w:tr>
      <w:tr>
        <w:trPr>
          <w:cantSplit w:val="0"/>
          <w:tblHeader w:val="0"/>
          <w:trPrChange w:author="Fiona O'Riordan" w:id="0" w:date="2026-10-13T09:39:49Z">
            <w:trPr>
              <w:cantSplit w:val="0"/>
              <w:tblHeader w:val="0"/>
            </w:trPr>
          </w:trPrChange>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2A">
            <w:pPr>
              <w:spacing w:after="60" w:lineRule="auto"/>
              <w:rPr/>
            </w:pPr>
            <w:r w:rsidDel="00000000" w:rsidR="00000000" w:rsidRPr="00000000">
              <w:rPr>
                <w:b w:val="1"/>
                <w:bCs w:val="1"/>
                <w:sz w:val="20"/>
                <w:szCs w:val="20"/>
                <w:rtl w:val="0"/>
              </w:rPr>
              <w:t xml:space="preserve">Description</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i w:val="1"/>
                <w:iCs w:val="1"/>
                <w:sz w:val="20"/>
                <w:szCs w:val="20"/>
                <w:rtl w:val="0"/>
              </w:rPr>
              <w:t xml:space="preserve">How you prompted the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2C">
            <w:pPr>
              <w:spacing w:after="60" w:lineRule="auto"/>
              <w:rPr/>
            </w:pPr>
            <w:r w:rsidDel="00000000" w:rsidR="00000000" w:rsidRPr="00000000">
              <w:rPr>
                <w:sz w:val="20"/>
                <w:szCs w:val="20"/>
                <w:rtl w:val="0"/>
              </w:rPr>
              <w:t xml:space="preserve">Include the exact prompts you used in your appendix (recorded on the AI Tools declaration). Reflect on how you communicated your goals to the AI — did you need to iterate or refine your prompts to get useful output?</w:t>
            </w:r>
            <w:r w:rsidDel="00000000" w:rsidR="00000000" w:rsidRPr="00000000">
              <w:rPr>
                <w:rtl w:val="0"/>
              </w:rPr>
            </w:r>
          </w:p>
        </w:tc>
        <w:sdt>
          <w:sdtPr>
            <w:id w:val="-712397033"/>
            <w:tag w:val="goog_rdk_11"/>
          </w:sdtPr>
          <w:sdtContent>
            <w:tc>
              <w:tcP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sdt>
                <w:sdtPr>
                  <w:id w:val="-1315057345"/>
                  <w:tag w:val="goog_rdk_20"/>
                </w:sdtPr>
                <w:sdtContent>
                  <w:p w:rsidR="00000000" w:rsidDel="00000000" w:rsidP="00000000" w:rsidRDefault="00000000" w:rsidRPr="00000000" w14:paraId="0000002D">
                    <w:pPr>
                      <w:rPr>
                        <w:sz w:val="21"/>
                        <w:szCs w:val="21"/>
                        <w:rPrChange w:author="Fiona O'Riordan" w:id="0" w:date="2026-10-13T09:39:49Z">
                          <w:rPr/>
                        </w:rPrChange>
                      </w:rPr>
                      <w:pPrChange w:author="Fiona O'Riordan" w:id="0" w:date="2026-10-13T09:39:49Z">
                        <w:pPr>
                          <w:spacing w:after="60" w:lineRule="auto"/>
                        </w:pPr>
                      </w:pPrChange>
                    </w:pPr>
                    <w:sdt>
                      <w:sdtPr>
                        <w:id w:val="2136442674"/>
                        <w:tag w:val="goog_rdk_14"/>
                      </w:sdtPr>
                      <w:sdtContent>
                        <w:ins w:author="Fiona O'Riordan" w:id="1" w:date="2026-10-13T09:39:49Z">
                          <w:sdt>
                            <w:sdtPr>
                              <w:id w:val="-580939089"/>
                              <w:tag w:val="goog_rdk_15"/>
                            </w:sdtPr>
                            <w:sdtContent>
                              <w:del w:author="Fiona O'Riordan" w:id="1" w:date="2026-10-13T09:39:49Z"/>
                            </w:sdtContent>
                          </w:sdt>
                        </w:ins>
                        <w:sdt>
                          <w:sdtPr>
                            <w:id w:val="986469074"/>
                            <w:tag w:val="goog_rdk_16"/>
                          </w:sdtPr>
                          <w:sdtContent>
                            <w:ins w:author="Fiona O'Riordan" w:id="1" w:date="2026-10-13T09:39:49Z">
                              <w:del w:author="Fiona O'Riordan" w:id="1" w:date="2026-10-13T09:39:49Z">
                                <w:r w:rsidDel="00000000" w:rsidR="00000000" w:rsidRPr="00000000">
                                  <w:rPr>
                                    <w:sz w:val="17"/>
                                    <w:szCs w:val="17"/>
                                    <w:rtl w:val="0"/>
                                    <w:rPrChange w:author="Fiona O'Riordan" w:id="0" w:date="2026-10-13T09:39:49Z">
                                      <w:rPr/>
                                    </w:rPrChange>
                                  </w:rPr>
                                  <w:delText xml:space="preserve">Include every prompt verbatim and the corresponding output, in Appendix A. Screenshots or exported chat links are both acceptable. Partial or paraphrased prompts are not.Permitted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delText>
                                </w:r>
                              </w:del>
                            </w:ins>
                          </w:sdtContent>
                        </w:sdt>
                        <w:ins w:author="Fiona O'Riordan" w:id="1" w:date="2026-10-13T09:39:49Z">
                          <w:del w:author="Fiona O'Riordan" w:id="1" w:date="2026-10-13T09:39:49Z"/>
                        </w:ins>
                      </w:sdtContent>
                    </w:sdt>
                    <w:sdt>
                      <w:sdtPr>
                        <w:id w:val="-557340373"/>
                        <w:tag w:val="goog_rdk_17"/>
                      </w:sdtPr>
                      <w:sdtContent>
                        <w:del w:author="Fiona O'Riordan" w:id="1" w:date="2026-10-13T09:39:49Z"/>
                        <w:sdt>
                          <w:sdtPr>
                            <w:id w:val="753767408"/>
                            <w:tag w:val="goog_rdk_18"/>
                          </w:sdtPr>
                          <w:sdtContent>
                            <w:del w:author="Fiona O'Riordan" w:id="1" w:date="2026-10-13T09:39:49Z">
                              <w:r w:rsidDel="00000000" w:rsidR="00000000" w:rsidRPr="00000000">
                                <w:rPr>
                                  <w:sz w:val="17"/>
                                  <w:szCs w:val="17"/>
                                  <w:rtl w:val="0"/>
                                  <w:rPrChange w:author="Fiona O'Riordan" w:id="0" w:date="2026-10-13T09:39:49Z">
                                    <w:rPr>
                                      <w:i w:val="1"/>
                                      <w:iCs w:val="1"/>
                                      <w:color w:val="ee0000"/>
                                      <w:sz w:val="20"/>
                                      <w:szCs w:val="20"/>
                                    </w:rPr>
                                  </w:rPrChange>
                                </w:rPr>
                                <w:delText xml:space="preserve">[Lecturer expectations - see assessment brief template]</w:delText>
                              </w:r>
                            </w:del>
                          </w:sdtContent>
                        </w:sdt>
                        <w:del w:author="Fiona O'Riordan" w:id="1" w:date="2026-10-13T09:39:49Z"/>
                      </w:sdtContent>
                    </w:sdt>
                    <w:sdt>
                      <w:sdtPr>
                        <w:id w:val="-1588682629"/>
                        <w:tag w:val="goog_rdk_19"/>
                      </w:sdtPr>
                      <w:sdtContent>
                        <w:r w:rsidDel="00000000" w:rsidR="00000000" w:rsidRPr="00000000">
                          <w:rPr>
                            <w:rtl w:val="0"/>
                          </w:rPr>
                        </w:r>
                      </w:sdtContent>
                    </w:sdt>
                  </w:p>
                </w:sdtContent>
              </w:sdt>
            </w:tc>
          </w:sdtContent>
        </w:sdt>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p w:rsidR="00000000" w:rsidDel="00000000" w:rsidP="00000000" w:rsidRDefault="00000000" w:rsidRPr="00000000" w14:paraId="0000002E">
            <w:pPr>
              <w:spacing w:after="60" w:lineRule="auto"/>
              <w:rPr>
                <w:color w:val="ee0000"/>
              </w:rPr>
            </w:pPr>
            <w:r w:rsidDel="00000000" w:rsidR="00000000" w:rsidRPr="00000000">
              <w:rPr>
                <w:i w:val="1"/>
                <w:iCs w:val="1"/>
                <w:color w:val="ee0000"/>
                <w:sz w:val="20"/>
                <w:szCs w:val="20"/>
                <w:rtl w:val="0"/>
              </w:rPr>
              <w:t xml:space="preserve">[Student response - follow lecturer instructions in the expectations column]</w:t>
            </w:r>
            <w:r w:rsidDel="00000000" w:rsidR="00000000" w:rsidRPr="00000000">
              <w:rPr>
                <w:rtl w:val="0"/>
              </w:rPr>
            </w:r>
          </w:p>
        </w:tc>
      </w:tr>
      <w:tr>
        <w:trPr>
          <w:cantSplit w:val="0"/>
          <w:tblHeader w:val="0"/>
          <w:trPrChange w:author="Fiona O'Riordan" w:id="0" w:date="2026-10-13T09:39:49Z">
            <w:trPr>
              <w:cantSplit w:val="0"/>
              <w:tblHeader w:val="0"/>
            </w:trPr>
          </w:trPrChange>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2F">
            <w:pPr>
              <w:spacing w:after="60" w:lineRule="auto"/>
              <w:rPr/>
            </w:pPr>
            <w:r w:rsidDel="00000000" w:rsidR="00000000" w:rsidRPr="00000000">
              <w:rPr>
                <w:b w:val="1"/>
                <w:bCs w:val="1"/>
                <w:sz w:val="20"/>
                <w:szCs w:val="20"/>
                <w:rtl w:val="0"/>
              </w:rPr>
              <w:t xml:space="preserve">Discernment</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i w:val="1"/>
                <w:iCs w:val="1"/>
                <w:sz w:val="20"/>
                <w:szCs w:val="20"/>
                <w:rtl w:val="0"/>
              </w:rPr>
              <w:t xml:space="preserve">Evaluating what the AI produced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31">
            <w:pPr>
              <w:spacing w:after="60" w:lineRule="auto"/>
              <w:rPr/>
            </w:pPr>
            <w:r w:rsidDel="00000000" w:rsidR="00000000" w:rsidRPr="00000000">
              <w:rPr>
                <w:sz w:val="20"/>
                <w:szCs w:val="20"/>
                <w:rtl w:val="0"/>
              </w:rPr>
              <w:t xml:space="preserve">In your reflection (~100 words), critically evaluate the AI output: what did you accept, modify, or reject — and why? Assess accuracy, relevance, and quality. You are responsible for verifying all AI-generated content before submitting.</w:t>
            </w:r>
            <w:r w:rsidDel="00000000" w:rsidR="00000000" w:rsidRPr="00000000">
              <w:rPr>
                <w:rtl w:val="0"/>
              </w:rPr>
            </w:r>
          </w:p>
        </w:tc>
        <w:sdt>
          <w:sdtPr>
            <w:id w:val="-636995046"/>
            <w:tag w:val="goog_rdk_21"/>
          </w:sdtPr>
          <w:sdtContent>
            <w:tc>
              <w:tcP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sdt>
                <w:sdtPr>
                  <w:id w:val="-1208919726"/>
                  <w:tag w:val="goog_rdk_30"/>
                </w:sdtPr>
                <w:sdtContent>
                  <w:p w:rsidR="00000000" w:rsidDel="00000000" w:rsidP="00000000" w:rsidRDefault="00000000" w:rsidRPr="00000000" w14:paraId="00000032">
                    <w:pPr>
                      <w:rPr>
                        <w:sz w:val="21"/>
                        <w:szCs w:val="21"/>
                        <w:rPrChange w:author="Fiona O'Riordan" w:id="0" w:date="2026-10-13T09:39:49Z">
                          <w:rPr/>
                        </w:rPrChange>
                      </w:rPr>
                      <w:pPrChange w:author="Fiona O'Riordan" w:id="0" w:date="2026-10-13T09:39:49Z">
                        <w:pPr>
                          <w:spacing w:after="60" w:lineRule="auto"/>
                        </w:pPr>
                      </w:pPrChange>
                    </w:pPr>
                    <w:sdt>
                      <w:sdtPr>
                        <w:id w:val="-1925756492"/>
                        <w:tag w:val="goog_rdk_24"/>
                      </w:sdtPr>
                      <w:sdtContent>
                        <w:ins w:author="Fiona O'Riordan" w:id="1" w:date="2026-10-13T09:39:49Z">
                          <w:sdt>
                            <w:sdtPr>
                              <w:id w:val="-802053698"/>
                              <w:tag w:val="goog_rdk_25"/>
                            </w:sdtPr>
                            <w:sdtContent>
                              <w:del w:author="Fiona O'Riordan" w:id="1" w:date="2026-10-13T09:39:49Z"/>
                            </w:sdtContent>
                          </w:sdt>
                        </w:ins>
                        <w:sdt>
                          <w:sdtPr>
                            <w:id w:val="1926882285"/>
                            <w:tag w:val="goog_rdk_26"/>
                          </w:sdtPr>
                          <w:sdtContent>
                            <w:ins w:author="Fiona O'Riordan" w:id="1" w:date="2026-10-13T09:39:49Z">
                              <w:del w:author="Fiona O'Riordan" w:id="1" w:date="2026-10-13T09:39:49Z">
                                <w:r w:rsidDel="00000000" w:rsidR="00000000" w:rsidRPr="00000000">
                                  <w:rPr>
                                    <w:sz w:val="17"/>
                                    <w:szCs w:val="17"/>
                                    <w:rtl w:val="0"/>
                                    <w:rPrChange w:author="Fiona O'Riordan" w:id="0" w:date="2026-10-13T09:39:49Z">
                                      <w:rPr/>
                                    </w:rPrChange>
                                  </w:rPr>
                                  <w:delText xml:space="preserve">A reflection is required for this assessment. Approximately 100 words. Where AI output was factually wrong or misleading on this topic, say so specifically - identifying that is itself evidence of discernment.Include every prompt verbatim and the corresponding output, in Appendix A. Screenshots or exported chat links are both acceptable. Partial or paraphrased prompts are not.</w:delText>
                                </w:r>
                              </w:del>
                            </w:ins>
                          </w:sdtContent>
                        </w:sdt>
                        <w:ins w:author="Fiona O'Riordan" w:id="1" w:date="2026-10-13T09:39:49Z">
                          <w:del w:author="Fiona O'Riordan" w:id="1" w:date="2026-10-13T09:39:49Z"/>
                        </w:ins>
                      </w:sdtContent>
                    </w:sdt>
                    <w:sdt>
                      <w:sdtPr>
                        <w:id w:val="-1689375597"/>
                        <w:tag w:val="goog_rdk_27"/>
                      </w:sdtPr>
                      <w:sdtContent>
                        <w:del w:author="Fiona O'Riordan" w:id="1" w:date="2026-10-13T09:39:49Z"/>
                        <w:sdt>
                          <w:sdtPr>
                            <w:id w:val="-481641538"/>
                            <w:tag w:val="goog_rdk_28"/>
                          </w:sdtPr>
                          <w:sdtContent>
                            <w:del w:author="Fiona O'Riordan" w:id="1" w:date="2026-10-13T09:39:49Z">
                              <w:r w:rsidDel="00000000" w:rsidR="00000000" w:rsidRPr="00000000">
                                <w:rPr>
                                  <w:sz w:val="17"/>
                                  <w:szCs w:val="17"/>
                                  <w:rtl w:val="0"/>
                                  <w:rPrChange w:author="Fiona O'Riordan" w:id="0" w:date="2026-10-13T09:39:49Z">
                                    <w:rPr>
                                      <w:i w:val="1"/>
                                      <w:iCs w:val="1"/>
                                      <w:color w:val="ee0000"/>
                                      <w:sz w:val="20"/>
                                      <w:szCs w:val="20"/>
                                    </w:rPr>
                                  </w:rPrChange>
                                </w:rPr>
                                <w:delText xml:space="preserve">[Lecturer expectations - see assessment brief template]</w:delText>
                              </w:r>
                            </w:del>
                          </w:sdtContent>
                        </w:sdt>
                        <w:del w:author="Fiona O'Riordan" w:id="1" w:date="2026-10-13T09:39:49Z"/>
                      </w:sdtContent>
                    </w:sdt>
                    <w:sdt>
                      <w:sdtPr>
                        <w:id w:val="-1149614623"/>
                        <w:tag w:val="goog_rdk_29"/>
                      </w:sdtPr>
                      <w:sdtContent>
                        <w:r w:rsidDel="00000000" w:rsidR="00000000" w:rsidRPr="00000000">
                          <w:rPr>
                            <w:rtl w:val="0"/>
                          </w:rPr>
                        </w:r>
                      </w:sdtContent>
                    </w:sdt>
                  </w:p>
                </w:sdtContent>
              </w:sdt>
            </w:tc>
          </w:sdtContent>
        </w:sdt>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p w:rsidR="00000000" w:rsidDel="00000000" w:rsidP="00000000" w:rsidRDefault="00000000" w:rsidRPr="00000000" w14:paraId="00000033">
            <w:pPr>
              <w:spacing w:after="60" w:lineRule="auto"/>
              <w:rPr>
                <w:color w:val="ee0000"/>
              </w:rPr>
            </w:pPr>
            <w:r w:rsidDel="00000000" w:rsidR="00000000" w:rsidRPr="00000000">
              <w:rPr>
                <w:i w:val="1"/>
                <w:iCs w:val="1"/>
                <w:color w:val="ee0000"/>
                <w:sz w:val="20"/>
                <w:szCs w:val="20"/>
                <w:rtl w:val="0"/>
              </w:rPr>
              <w:t xml:space="preserve">[Student response]</w:t>
            </w:r>
            <w:r w:rsidDel="00000000" w:rsidR="00000000" w:rsidRPr="00000000">
              <w:rPr>
                <w:rtl w:val="0"/>
              </w:rPr>
            </w:r>
          </w:p>
        </w:tc>
      </w:tr>
      <w:tr>
        <w:trPr>
          <w:cantSplit w:val="0"/>
          <w:tblHeader w:val="0"/>
          <w:trPrChange w:author="Fiona O'Riordan" w:id="0" w:date="2026-10-13T09:39:49Z">
            <w:trPr>
              <w:cantSplit w:val="0"/>
              <w:tblHeader w:val="0"/>
            </w:trPr>
          </w:trPrChange>
        </w:trPr>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34">
            <w:pPr>
              <w:spacing w:after="60" w:lineRule="auto"/>
              <w:rPr/>
            </w:pPr>
            <w:r w:rsidDel="00000000" w:rsidR="00000000" w:rsidRPr="00000000">
              <w:rPr>
                <w:b w:val="1"/>
                <w:bCs w:val="1"/>
                <w:sz w:val="20"/>
                <w:szCs w:val="20"/>
                <w:rtl w:val="0"/>
              </w:rPr>
              <w:t xml:space="preserve">Diligence</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i w:val="1"/>
                <w:iCs w:val="1"/>
                <w:sz w:val="20"/>
                <w:szCs w:val="20"/>
                <w:rtl w:val="0"/>
              </w:rPr>
              <w:t xml:space="preserve">Responsibility for your AI 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p w:rsidR="00000000" w:rsidDel="00000000" w:rsidP="00000000" w:rsidRDefault="00000000" w:rsidRPr="00000000" w14:paraId="00000036">
            <w:pPr>
              <w:spacing w:after="60" w:lineRule="auto"/>
              <w:rPr/>
            </w:pPr>
            <w:r w:rsidDel="00000000" w:rsidR="00000000" w:rsidRPr="00000000">
              <w:rPr>
                <w:sz w:val="20"/>
                <w:szCs w:val="20"/>
                <w:rtl w:val="0"/>
              </w:rPr>
              <w:t xml:space="preserve">Declare all AI tools used and cite them here. Briefly outline (~100 words) how you considered data protection, copyright, and ethical responsibilities when choosing what to input into any AI system. Unauthorised use is subject to CCT disciplinary procedures.</w:t>
            </w:r>
            <w:r w:rsidDel="00000000" w:rsidR="00000000" w:rsidRPr="00000000">
              <w:rPr>
                <w:rtl w:val="0"/>
              </w:rPr>
            </w:r>
          </w:p>
        </w:tc>
        <w:sdt>
          <w:sdtPr>
            <w:id w:val="-1434992782"/>
            <w:tag w:val="goog_rdk_31"/>
          </w:sdtPr>
          <w:sdtContent>
            <w:tc>
              <w:tcP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sdt>
                <w:sdtPr>
                  <w:id w:val="1690428724"/>
                  <w:tag w:val="goog_rdk_40"/>
                </w:sdtPr>
                <w:sdtContent>
                  <w:p w:rsidR="00000000" w:rsidDel="00000000" w:rsidP="00000000" w:rsidRDefault="00000000" w:rsidRPr="00000000" w14:paraId="00000037">
                    <w:pPr>
                      <w:rPr>
                        <w:sz w:val="21"/>
                        <w:szCs w:val="21"/>
                        <w:rPrChange w:author="Fiona O'Riordan" w:id="0" w:date="2026-10-13T09:39:49Z">
                          <w:rPr/>
                        </w:rPrChange>
                      </w:rPr>
                      <w:pPrChange w:author="Fiona O'Riordan" w:id="0" w:date="2026-10-13T09:39:49Z">
                        <w:pPr>
                          <w:spacing w:after="60" w:lineRule="auto"/>
                        </w:pPr>
                      </w:pPrChange>
                    </w:pPr>
                    <w:sdt>
                      <w:sdtPr>
                        <w:id w:val="269361549"/>
                        <w:tag w:val="goog_rdk_34"/>
                      </w:sdtPr>
                      <w:sdtContent>
                        <w:ins w:author="Fiona O'Riordan" w:id="1" w:date="2026-10-13T09:39:49Z">
                          <w:sdt>
                            <w:sdtPr>
                              <w:id w:val="1790103267"/>
                              <w:tag w:val="goog_rdk_35"/>
                            </w:sdtPr>
                            <w:sdtContent>
                              <w:del w:author="Fiona O'Riordan" w:id="1" w:date="2026-10-13T09:39:49Z"/>
                            </w:sdtContent>
                          </w:sdt>
                        </w:ins>
                        <w:sdt>
                          <w:sdtPr>
                            <w:id w:val="1108391201"/>
                            <w:tag w:val="goog_rdk_36"/>
                          </w:sdtPr>
                          <w:sdtContent>
                            <w:ins w:author="Fiona O'Riordan" w:id="1" w:date="2026-10-13T09:39:49Z">
                              <w:del w:author="Fiona O'Riordan" w:id="1" w:date="2026-10-13T09:39:49Z">
                                <w:r w:rsidDel="00000000" w:rsidR="00000000" w:rsidRPr="00000000">
                                  <w:rPr>
                                    <w:sz w:val="17"/>
                                    <w:szCs w:val="17"/>
                                    <w:rtl w:val="0"/>
                                    <w:rPrChange w:author="Fiona O'Riordan" w:id="0" w:date="2026-10-13T09:39:49Z">
                                      <w:rPr/>
                                    </w:rPrChange>
                                  </w:rPr>
                                  <w:delText xml:space="preserve">Required, approximately 100 words. Address specifically: whether anything you uploaded was personal data or otherwise restricted, the provenance of any material you supplied to the tool, and how you satisfied yourself that claims traced back to a real source.A reflection is required for this assessment. Approximately 100 words. Where AI output was factually wrong or misleading on this topic, say so specifically - identifying that is itself evidence of discernment.</w:delText>
                                </w:r>
                              </w:del>
                            </w:ins>
                          </w:sdtContent>
                        </w:sdt>
                        <w:ins w:author="Fiona O'Riordan" w:id="1" w:date="2026-10-13T09:39:49Z">
                          <w:del w:author="Fiona O'Riordan" w:id="1" w:date="2026-10-13T09:39:49Z"/>
                        </w:ins>
                      </w:sdtContent>
                    </w:sdt>
                    <w:sdt>
                      <w:sdtPr>
                        <w:id w:val="-1558412131"/>
                        <w:tag w:val="goog_rdk_37"/>
                      </w:sdtPr>
                      <w:sdtContent>
                        <w:del w:author="Fiona O'Riordan" w:id="1" w:date="2026-10-13T09:39:49Z"/>
                        <w:sdt>
                          <w:sdtPr>
                            <w:id w:val="-1564573923"/>
                            <w:tag w:val="goog_rdk_38"/>
                          </w:sdtPr>
                          <w:sdtContent>
                            <w:del w:author="Fiona O'Riordan" w:id="1" w:date="2026-10-13T09:39:49Z">
                              <w:r w:rsidDel="00000000" w:rsidR="00000000" w:rsidRPr="00000000">
                                <w:rPr>
                                  <w:sz w:val="17"/>
                                  <w:szCs w:val="17"/>
                                  <w:rtl w:val="0"/>
                                  <w:rPrChange w:author="Fiona O'Riordan" w:id="0" w:date="2026-10-13T09:39:49Z">
                                    <w:rPr>
                                      <w:i w:val="1"/>
                                      <w:iCs w:val="1"/>
                                      <w:color w:val="ee0000"/>
                                      <w:sz w:val="20"/>
                                      <w:szCs w:val="20"/>
                                    </w:rPr>
                                  </w:rPrChange>
                                </w:rPr>
                                <w:delText xml:space="preserve">[Lecturer expectations - see assessment brief template]</w:delText>
                              </w:r>
                            </w:del>
                          </w:sdtContent>
                        </w:sdt>
                        <w:del w:author="Fiona O'Riordan" w:id="1" w:date="2026-10-13T09:39:49Z"/>
                      </w:sdtContent>
                    </w:sdt>
                    <w:sdt>
                      <w:sdtPr>
                        <w:id w:val="-1363732531"/>
                        <w:tag w:val="goog_rdk_39"/>
                      </w:sdtPr>
                      <w:sdtContent>
                        <w:r w:rsidDel="00000000" w:rsidR="00000000" w:rsidRPr="00000000">
                          <w:rPr>
                            <w:rtl w:val="0"/>
                          </w:rPr>
                        </w:r>
                      </w:sdtContent>
                    </w:sdt>
                  </w:p>
                </w:sdtContent>
              </w:sdt>
            </w:tc>
          </w:sdtContent>
        </w:sdt>
        <w:tc>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Change w:author="Fiona O'Riordan" w:id="0" w:date="2026-10-13T09:39:49Z">
              <w:tcPr>
                <w:tcBorders>
                  <w:top w:color="cccccc" w:space="0" w:sz="6" w:val="single"/>
                  <w:left w:color="cccccc" w:space="0" w:sz="6" w:val="single"/>
                  <w:bottom w:color="cccccc" w:space="0" w:sz="6" w:val="single"/>
                  <w:right w:color="cccccc" w:space="0" w:sz="6" w:val="single"/>
                </w:tcBorders>
                <w:tcMar>
                  <w:top w:w="80.0" w:type="dxa"/>
                  <w:left w:w="100.0" w:type="dxa"/>
                  <w:bottom w:w="80.0" w:type="dxa"/>
                  <w:right w:w="100.0" w:type="dxa"/>
                </w:tcMar>
              </w:tcPr>
            </w:tcPrChange>
          </w:tcPr>
          <w:p w:rsidR="00000000" w:rsidDel="00000000" w:rsidP="00000000" w:rsidRDefault="00000000" w:rsidRPr="00000000" w14:paraId="00000038">
            <w:pPr>
              <w:spacing w:after="60" w:lineRule="auto"/>
              <w:rPr/>
            </w:pPr>
            <w:r w:rsidDel="00000000" w:rsidR="00000000" w:rsidRPr="00000000">
              <w:rPr>
                <w:i w:val="1"/>
                <w:iCs w:val="1"/>
                <w:color w:val="ee0000"/>
                <w:sz w:val="20"/>
                <w:szCs w:val="20"/>
                <w:rtl w:val="0"/>
              </w:rPr>
              <w:t xml:space="preserve">[Student response]</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sectPr>
      <w:type w:val="nextPage"/>
      <w:pgSz w:h="11906" w:w="16838" w:orient="landscape"/>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480" w:lineRule="auto"/>
    </w:pPr>
    <w:rPr>
      <w:b w:val="1"/>
      <w:bCs w:val="1"/>
      <w:color w:val="00000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360" w:lineRule="auto"/>
    </w:pPr>
    <w:rPr>
      <w:b w:val="1"/>
      <w:bCs w:val="1"/>
      <w:color w:val="00000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280" w:lineRule="auto"/>
    </w:pPr>
    <w:rPr>
      <w:b w:val="1"/>
      <w:bCs w:val="1"/>
      <w:color w:val="00000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0" w:type="dxa"/>
        <w:bottom w:w="0.0" w:type="dxa"/>
        <w:right w:w="10.0" w:type="dxa"/>
      </w:tblCellMar>
    </w:tblPr>
  </w:style>
  <w:style w:type="table" w:styleId="a0" w:customStyle="1">
    <w:basedOn w:val="TableNormal0"/>
    <w:tblPr>
      <w:tblStyleRowBandSize w:val="1"/>
      <w:tblStyleColBandSize w:val="1"/>
      <w:tblCellMar>
        <w:top w:w="0.0" w:type="dxa"/>
        <w:left w:w="10.0" w:type="dxa"/>
        <w:bottom w:w="0.0" w:type="dxa"/>
        <w:right w:w="10.0" w:type="dxa"/>
      </w:tblCellMar>
    </w:tblPr>
  </w:style>
  <w:style w:type="table" w:styleId="a1" w:customStyle="1">
    <w:basedOn w:val="TableNormal0"/>
    <w:tblPr>
      <w:tblStyleRowBandSize w:val="1"/>
      <w:tblStyleColBandSize w:val="1"/>
      <w:tblCellMar>
        <w:top w:w="0.0" w:type="dxa"/>
        <w:left w:w="10.0" w:type="dxa"/>
        <w:bottom w:w="0.0" w:type="dxa"/>
        <w:right w:w="10.0" w:type="dxa"/>
      </w:tblCellMar>
    </w:tblPr>
  </w:style>
  <w:style w:type="paragraph" w:styleId="Header">
    <w:name w:val="header"/>
    <w:basedOn w:val="Normal"/>
    <w:link w:val="HeaderChar"/>
    <w:uiPriority w:val="99"/>
    <w:unhideWhenUsed w:val="1"/>
    <w:rsid w:val="00FB5311"/>
    <w:pPr>
      <w:tabs>
        <w:tab w:val="center" w:pos="4513"/>
        <w:tab w:val="right" w:pos="9026"/>
      </w:tabs>
    </w:pPr>
  </w:style>
  <w:style w:type="character" w:styleId="HeaderChar" w:customStyle="1">
    <w:name w:val="Header Char"/>
    <w:basedOn w:val="DefaultParagraphFont"/>
    <w:link w:val="Header"/>
    <w:uiPriority w:val="99"/>
    <w:rsid w:val="00FB5311"/>
  </w:style>
  <w:style w:type="paragraph" w:styleId="Footer">
    <w:name w:val="footer"/>
    <w:basedOn w:val="Normal"/>
    <w:link w:val="FooterChar"/>
    <w:uiPriority w:val="99"/>
    <w:unhideWhenUsed w:val="1"/>
    <w:rsid w:val="00FB5311"/>
    <w:pPr>
      <w:tabs>
        <w:tab w:val="center" w:pos="4513"/>
        <w:tab w:val="right" w:pos="9026"/>
      </w:tabs>
    </w:pPr>
  </w:style>
  <w:style w:type="character" w:styleId="FooterChar" w:customStyle="1">
    <w:name w:val="Footer Char"/>
    <w:basedOn w:val="DefaultParagraphFont"/>
    <w:link w:val="Footer"/>
    <w:uiPriority w:val="99"/>
    <w:rsid w:val="00FB5311"/>
  </w:style>
  <w:style w:type="paragraph" w:styleId="Revision">
    <w:name w:val="Revision"/>
    <w:hidden w:val="1"/>
    <w:uiPriority w:val="99"/>
    <w:semiHidden w:val="1"/>
    <w:rsid w:val="00FB5311"/>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nthropic.skilljar.com/teaching-ai-flu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4vgD/XfWx4M8b5udAk5TQc9jw==">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2026-09-22T14:16:00Z</dcterms:created>
</cp:coreProperties>
</file>